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3C5194" w14:textId="77777777" w:rsidR="009B0D75" w:rsidRDefault="00F10132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</w:rPr>
        <w:t>ECOSSISTEMA ESCOLAR: DESENVOLVIMENTO DE UMA PLATAFORMA DIGITAL PARA GESTÃO E COMUNICAÇÃO ACADÊMICA</w:t>
      </w:r>
    </w:p>
    <w:p w14:paraId="61127C2C" w14:textId="77777777" w:rsidR="009B0D75" w:rsidRDefault="009B0D75">
      <w:pPr>
        <w:pBdr>
          <w:top w:val="nil"/>
          <w:left w:val="nil"/>
          <w:bottom w:val="nil"/>
          <w:right w:val="nil"/>
          <w:between w:val="nil"/>
        </w:pBdr>
        <w:tabs>
          <w:tab w:val="left" w:pos="2145"/>
          <w:tab w:val="center" w:pos="4419"/>
        </w:tabs>
        <w:rPr>
          <w:rFonts w:ascii="Arial" w:eastAsia="Arial" w:hAnsi="Arial" w:cs="Arial"/>
          <w:b/>
          <w:bCs/>
          <w:color w:val="000000"/>
        </w:rPr>
      </w:pPr>
    </w:p>
    <w:p w14:paraId="1D3282EC" w14:textId="683147EF" w:rsidR="009B0D75" w:rsidRDefault="00F1013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hAnsi="Arial"/>
          <w:b/>
        </w:rPr>
        <w:t xml:space="preserve">Eduardo Tagliamento Barbosa, Henrique Cruz Dallatorre, Vithor Maximus Borges Queiroz, </w:t>
      </w:r>
      <w:ins w:id="0" w:author="Helio Lourenco Esperidiao Ferreira" w:date="2026-08-23T15:45:00Z" w16du:dateUtc="2026-08-23T18:45:00Z">
        <w:r w:rsidR="00E72E3B" w:rsidRPr="00E72E3B">
          <w:rPr>
            <w:rFonts w:ascii="Arial" w:hAnsi="Arial"/>
            <w:b/>
          </w:rPr>
          <w:t>Alberson Wander Sá dos Santos</w:t>
        </w:r>
        <w:r w:rsidR="00E72E3B">
          <w:rPr>
            <w:rFonts w:ascii="Arial" w:hAnsi="Arial"/>
            <w:b/>
          </w:rPr>
          <w:t xml:space="preserve">, </w:t>
        </w:r>
      </w:ins>
      <w:r>
        <w:rPr>
          <w:rFonts w:ascii="Arial" w:hAnsi="Arial"/>
          <w:b/>
        </w:rPr>
        <w:t>Hélio Lourenço Esperidião</w:t>
      </w:r>
      <w:del w:id="1" w:author="Helio Lourenco Esperidiao Ferreira" w:date="2026-08-23T14:55:00Z" w16du:dateUtc="2026-08-23T17:55:00Z">
        <w:r w:rsidDel="008214B8">
          <w:rPr>
            <w:rFonts w:ascii="Arial" w:hAnsi="Arial"/>
            <w:b/>
          </w:rPr>
          <w:delText xml:space="preserve"> (Orientador).</w:delText>
        </w:r>
      </w:del>
    </w:p>
    <w:p w14:paraId="35D55088" w14:textId="77777777" w:rsidR="009B0D75" w:rsidRDefault="009B0D75"/>
    <w:p w14:paraId="537F3F1B" w14:textId="77777777" w:rsidR="009B0D75" w:rsidRDefault="00F1013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hAnsi="Arial"/>
          <w:sz w:val="20"/>
        </w:rPr>
        <w:t>Colégio Técnico Antônio Teixeira Fernandes (Fundação Valeparaibana de Ensino) / Univap – Unidade Centro, Rua Paraibuna, 75, Jardim São Dimas, 12245-020 – São José dos Campos-SP, Brasil, ti.eduardotagliamento@gmail.com, henricruzdtorre@gmail.com, Vithormaximus20@gmail.com, helioesperidiao@gmail.com.</w:t>
      </w:r>
    </w:p>
    <w:p w14:paraId="53A4D682" w14:textId="77777777" w:rsidR="009B0D75" w:rsidRDefault="009B0D7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  <w:vertAlign w:val="superscript"/>
        </w:rPr>
      </w:pPr>
    </w:p>
    <w:p w14:paraId="75C6220C" w14:textId="77777777" w:rsidR="009B0D75" w:rsidRDefault="00F10132">
      <w:pPr>
        <w:keepNext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Resumo</w:t>
      </w:r>
    </w:p>
    <w:p w14:paraId="4D152AFB" w14:textId="77777777" w:rsidR="009B0D75" w:rsidRDefault="00F1013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  <w:sz w:val="20"/>
          <w:szCs w:val="20"/>
        </w:rPr>
      </w:pPr>
      <w:bookmarkStart w:id="2" w:name="_vwgdewcaxv5o" w:colFirst="0" w:colLast="0"/>
      <w:bookmarkEnd w:id="2"/>
      <w:r>
        <w:rPr>
          <w:rFonts w:ascii="Arial" w:hAnsi="Arial"/>
          <w:sz w:val="20"/>
        </w:rPr>
        <w:t>Este trabalho apresenta o desenvolvimento do Ecossistema Escolar, uma plataforma digital voltada à gestão de atividades acadêmicas e à comunicação entre alunos, professores, coordenação, direção e secretaria. O projeto foi motivado pelos desafios enfrentados por instituições de ensino brasileiras quanto ao acompanhamento de atividades, avaliações e avisos institucionais, evidenciados por dados do Censo Escolar e por levantamentos sobre a educação no Brasil. A metodologia envolveu o desenvolvimento de um sistema web em TypeScript e Node.js, com banco de dados relacional MySQL, comunicação em tempo real por WebSocket, notificações via Evolution API e recomendação de estudos por inteligência artificial generativa. Como resultado, obteve-se um sistema funcional capaz de centralizar calendário acadêmico, gerenciamento de tarefas e provas, grupos de comunicação, notificações automatizadas e planos de estudo personalizados. Conclui-se que a ferramenta contribui para a organização das rotinas escolares e para o fortalecimento da comunicação entre os agentes do ambiente educacional.</w:t>
      </w:r>
    </w:p>
    <w:p w14:paraId="401ECC81" w14:textId="77777777" w:rsidR="009B0D75" w:rsidRDefault="009B0D75">
      <w:pPr>
        <w:jc w:val="both"/>
        <w:rPr>
          <w:rFonts w:ascii="Arial" w:eastAsia="Arial" w:hAnsi="Arial" w:cs="Arial"/>
          <w:sz w:val="20"/>
          <w:szCs w:val="20"/>
        </w:rPr>
        <w:sectPr w:rsidR="009B0D75">
          <w:headerReference w:type="default" r:id="rId6"/>
          <w:footerReference w:type="default" r:id="rId7"/>
          <w:pgSz w:w="11905" w:h="16837"/>
          <w:pgMar w:top="2410" w:right="1134" w:bottom="1134" w:left="1701" w:header="0" w:footer="720" w:gutter="0"/>
          <w:pgNumType w:start="1"/>
          <w:cols w:space="720"/>
        </w:sectPr>
      </w:pPr>
    </w:p>
    <w:p w14:paraId="78984B39" w14:textId="77777777" w:rsidR="009B0D75" w:rsidRDefault="00F10132">
      <w:pPr>
        <w:rPr>
          <w:rFonts w:ascii="Arial" w:eastAsia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Palavras-chave</w:t>
      </w:r>
      <w:r>
        <w:rPr>
          <w:rFonts w:ascii="Arial" w:hAnsi="Arial"/>
          <w:sz w:val="20"/>
        </w:rPr>
        <w:t>: Ecossistema escolar. Gestão acadêmica. Comunicação escolar. Inteligência artificial. Tecnologia educacional.</w:t>
      </w:r>
    </w:p>
    <w:p w14:paraId="058ACC29" w14:textId="77777777" w:rsidR="009B0D75" w:rsidRDefault="009B0D75">
      <w:pPr>
        <w:jc w:val="both"/>
        <w:rPr>
          <w:rFonts w:ascii="Arial" w:eastAsia="Arial" w:hAnsi="Arial" w:cs="Arial"/>
          <w:b/>
          <w:bCs/>
          <w:sz w:val="20"/>
          <w:szCs w:val="20"/>
        </w:rPr>
      </w:pPr>
    </w:p>
    <w:p w14:paraId="38C6FD83" w14:textId="77777777" w:rsidR="009B0D75" w:rsidRPr="00E91C9D" w:rsidRDefault="00F10132">
      <w:pPr>
        <w:jc w:val="both"/>
      </w:pPr>
      <w:r>
        <w:rPr>
          <w:rFonts w:ascii="Arial" w:hAnsi="Arial"/>
          <w:b/>
          <w:sz w:val="20"/>
        </w:rPr>
        <w:t xml:space="preserve">Área do Conhecimento: </w:t>
      </w:r>
      <w:r>
        <w:rPr>
          <w:rFonts w:ascii="Arial" w:hAnsi="Arial"/>
          <w:sz w:val="20"/>
        </w:rPr>
        <w:t>Técnico (Ensino Médio/Ensino Médio Técnico) – Ciência da Computação.</w:t>
      </w:r>
    </w:p>
    <w:p w14:paraId="44F86268" w14:textId="77777777" w:rsidR="00363A7D" w:rsidRDefault="00000000">
      <w:pPr>
        <w:jc w:val="both"/>
      </w:pPr>
      <w:r>
        <w:rPr>
          <w:rFonts w:ascii="Arial" w:hAnsi="Arial"/>
          <w:b/>
          <w:sz w:val="20"/>
        </w:rPr>
        <w:t xml:space="preserve">Curso: </w:t>
      </w:r>
      <w:r>
        <w:rPr>
          <w:rFonts w:ascii="Arial" w:hAnsi="Arial"/>
          <w:sz w:val="20"/>
        </w:rPr>
        <w:t>Técnico em Informática.</w:t>
      </w:r>
    </w:p>
    <w:p w14:paraId="07E40521" w14:textId="77777777" w:rsidR="009B0D75" w:rsidRDefault="009B0D75">
      <w:pPr>
        <w:jc w:val="both"/>
        <w:rPr>
          <w:rFonts w:ascii="Arial" w:eastAsia="Arial" w:hAnsi="Arial" w:cs="Arial"/>
          <w:sz w:val="20"/>
          <w:szCs w:val="20"/>
        </w:rPr>
        <w:sectPr w:rsidR="009B0D75">
          <w:type w:val="continuous"/>
          <w:pgSz w:w="11905" w:h="16837"/>
          <w:pgMar w:top="2268" w:right="1134" w:bottom="1134" w:left="1701" w:header="624" w:footer="720" w:gutter="0"/>
          <w:cols w:space="720"/>
        </w:sectPr>
      </w:pPr>
    </w:p>
    <w:p w14:paraId="51A57231" w14:textId="77777777" w:rsidR="009B0D75" w:rsidRDefault="00F10132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Introdução</w:t>
      </w:r>
    </w:p>
    <w:p w14:paraId="531AAC46" w14:textId="77777777" w:rsidR="00363A7D" w:rsidRDefault="00363A7D">
      <w:pPr>
        <w:keepNext/>
        <w:jc w:val="both"/>
      </w:pPr>
    </w:p>
    <w:p w14:paraId="414FD78A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O termo ecologia foi cunhado por Ernst Haeckel no século XIX para designar o estudo das relações entre os seres vivos e o ambiente em que vivem (Egerton, 2013). A partir desse campo, Arthur George Tansley desenvolveu o conceito de ecossistema para representar o conjunto de relações entre organismos e os fatores ambientais que compõem um determinado ambiente (Cameron, 2017). Com o avanço dos estudos organizacionais e comunicacionais, esse conceito passou a ser aplicado à compreensão de sistemas compostos por elementos coletivos que interagem entre si, incluindo o contexto educacional. Nesse sentido, o ambiente escolar pode ser entendido como um ecossistema formado por alunos, professores, gestores e ferramentas tecnológicas que se relacionam continuamente no processo de ensino e aprendizagem. A transformação digital tem papel central nessa dinâmica, uma vez que o computador pode atuar como instrumento de apoio ao registro do desenvolvimento dos alunos e à organização das atividades pedagógicas (Lévy, 1998), enquanto a educomunicação reforça a importância das tecnologias digitais como ferramentas de mediação entre educação e comunicação (Soares, 2011).</w:t>
      </w:r>
    </w:p>
    <w:p w14:paraId="2F0CA85E" w14:textId="77777777" w:rsidR="00363A7D" w:rsidRDefault="00000000">
      <w:pPr>
        <w:ind w:firstLine="284"/>
        <w:jc w:val="both"/>
        <w:rPr>
          <w:ins w:id="4" w:author="Helio Lourenco Esperidiao Ferreira" w:date="2026-08-23T15:38:00Z" w16du:dateUtc="2026-08-23T18:38:00Z"/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 realidade educacional brasileira ainda apresenta desafios estruturais e sociais relevantes. Levantamentos do Censo Escolar apontam aumento nos índices de evasão no ensino médio nos últimos anos, evidenciando dificuldades no acompanhamento do desempenho e na permanência dos estudantes na escola (G1, 2024). Dados sobre a educação no Brasil também apontam a persistência de desigualdades relacionadas ao acesso a dispositivos digitais e à internet com finalidade pedagógica em parte das escolas públicas (Educacional, [20--]). Tais condições reforçam que, além das barreiras pedagógicas, existem desafios organizacionais que comprometem a continuidade do processo educacional, o que dialoga com a afirmação de Paulo Freire de que “a educação não transforma o mundo. Educação muda as pessoas. Pessoas transformam o mundo” (Freire, 1979, p. </w:t>
      </w:r>
      <w:commentRangeStart w:id="5"/>
      <w:r>
        <w:rPr>
          <w:rFonts w:ascii="Arial" w:hAnsi="Arial"/>
          <w:sz w:val="20"/>
        </w:rPr>
        <w:t>84</w:t>
      </w:r>
      <w:commentRangeEnd w:id="5"/>
      <w:r w:rsidR="00DD7B28">
        <w:rPr>
          <w:rStyle w:val="Refdecomentrio"/>
          <w:rFonts w:ascii="Arial" w:hAnsi="Arial"/>
          <w:sz w:val="20"/>
          <w:szCs w:val="24"/>
        </w:rPr>
        <w:commentReference w:id="5"/>
      </w:r>
      <w:r>
        <w:rPr>
          <w:rFonts w:ascii="Arial" w:hAnsi="Arial"/>
          <w:sz w:val="20"/>
        </w:rPr>
        <w:t>).</w:t>
      </w:r>
    </w:p>
    <w:p w14:paraId="64FBADB6" w14:textId="77777777" w:rsidR="00DD7B28" w:rsidRDefault="00DD7B28">
      <w:pPr>
        <w:ind w:firstLine="284"/>
        <w:jc w:val="both"/>
      </w:pPr>
    </w:p>
    <w:p w14:paraId="13A3F2D2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lastRenderedPageBreak/>
        <w:t>Diante desse cenário, o presente trabalho tem como objetivo apresentar o desenvolvimento do Ecossistema Escolar, uma plataforma digital voltada à centralização da gestão acadêmica, ao fortalecimento da comunicação entre os agentes da comunidade escolar e ao apoio ao processo de ensino e aprendizagem por meio de recursos de inteligência artificial.</w:t>
      </w:r>
    </w:p>
    <w:p w14:paraId="13A71F82" w14:textId="77777777" w:rsidR="00363A7D" w:rsidRDefault="00363A7D">
      <w:pPr>
        <w:jc w:val="both"/>
      </w:pPr>
    </w:p>
    <w:p w14:paraId="0D708111" w14:textId="77777777" w:rsidR="009B0D75" w:rsidRDefault="00F10132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Metodologia</w:t>
      </w:r>
    </w:p>
    <w:p w14:paraId="30141D8D" w14:textId="77777777" w:rsidR="00363A7D" w:rsidRDefault="00363A7D">
      <w:pPr>
        <w:keepNext/>
        <w:jc w:val="both"/>
      </w:pPr>
    </w:p>
    <w:p w14:paraId="0EBE82CB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O Ecossistema Escolar foi concebido como uma plataforma web destinada a centralizar recursos de organização acadêmica e de apoio aos estudos, entre eles o gerenciamento de atividades e avaliações, o calendário acadêmico, o envio automatizado de notificações, ambientes de comunicação entre usuários e a recomendação de conteúdos por inteligência artificial. O sistema foi desenvolvido na linguagem TypeScript, que oferece tipagem estática e suporte a recursos de Programação Orientada a Objetos, contribuindo para a redução de falhas e para a organização do código (Cubos Academy, 2022; Cherny, 2019).</w:t>
      </w:r>
    </w:p>
    <w:p w14:paraId="3DAC4DAF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 xml:space="preserve">No lado do servidor, foi utilizado o ambiente de execução Node.js, responsável pelo processamento das regras de negócio, pela autenticação dos usuários, pela integração com o banco de dados e pela comunicação com serviços externos (Node.js, 2026). A arquitetura do sistema segue o padrão </w:t>
      </w:r>
      <w:r w:rsidRPr="00DD7B28">
        <w:rPr>
          <w:rFonts w:ascii="Arial" w:hAnsi="Arial"/>
          <w:i/>
          <w:iCs/>
          <w:sz w:val="20"/>
          <w:rPrChange w:id="6" w:author="Helio Lourenco Esperidiao Ferreira" w:date="2026-08-23T15:34:00Z" w16du:dateUtc="2026-08-23T18:34:00Z">
            <w:rPr>
              <w:rFonts w:ascii="Arial" w:hAnsi="Arial"/>
              <w:sz w:val="20"/>
            </w:rPr>
          </w:rPrChange>
        </w:rPr>
        <w:t>Model-View-Controller</w:t>
      </w:r>
      <w:r>
        <w:rPr>
          <w:rFonts w:ascii="Arial" w:hAnsi="Arial"/>
          <w:sz w:val="20"/>
        </w:rPr>
        <w:t xml:space="preserve"> (</w:t>
      </w:r>
      <w:commentRangeStart w:id="7"/>
      <w:r>
        <w:rPr>
          <w:rFonts w:ascii="Arial" w:hAnsi="Arial"/>
          <w:sz w:val="20"/>
        </w:rPr>
        <w:t>MVC</w:t>
      </w:r>
      <w:commentRangeEnd w:id="7"/>
      <w:r w:rsidR="00DD7B28">
        <w:rPr>
          <w:rStyle w:val="Refdecomentrio"/>
          <w:rFonts w:ascii="Arial" w:hAnsi="Arial"/>
          <w:sz w:val="20"/>
          <w:szCs w:val="24"/>
        </w:rPr>
        <w:commentReference w:id="7"/>
      </w:r>
      <w:r>
        <w:rPr>
          <w:rFonts w:ascii="Arial" w:hAnsi="Arial"/>
          <w:sz w:val="20"/>
        </w:rPr>
        <w:t>), que separa o sistema em modelo, visão e controlador, reduzindo o acoplamento e aumentando a coesão entre os componentes (Zardo, 2013). O armazenamento dos dados é realizado em um banco de dados relacional MySQL (MySQL, 2026), estruturado em torno de tabelas centrais de escola, usuário e função, que permitem que uma mesma instituição possua múltiplos usuários com diferentes papéis (professor, aluno, coordenação, direção e secretaria) e que um mesmo usuário participe de mais de uma escola.</w:t>
      </w:r>
    </w:p>
    <w:p w14:paraId="162D054C" w14:textId="77777777" w:rsidR="00363A7D" w:rsidRDefault="00000000">
      <w:pPr>
        <w:ind w:firstLine="284"/>
        <w:jc w:val="both"/>
        <w:rPr>
          <w:ins w:id="8" w:author="Helio Lourenco Esperidiao Ferreira" w:date="2026-08-23T15:47:00Z" w16du:dateUtc="2026-08-23T18:47:00Z"/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 segurança e o controle de acesso são garantidos por meio de </w:t>
      </w:r>
      <w:r w:rsidRPr="00DD7B28">
        <w:rPr>
          <w:rFonts w:ascii="Arial" w:hAnsi="Arial"/>
          <w:i/>
          <w:iCs/>
          <w:sz w:val="20"/>
          <w:rPrChange w:id="9" w:author="Helio Lourenco Esperidiao Ferreira" w:date="2026-08-23T15:34:00Z" w16du:dateUtc="2026-08-23T18:34:00Z">
            <w:rPr>
              <w:rFonts w:ascii="Arial" w:hAnsi="Arial"/>
              <w:sz w:val="20"/>
            </w:rPr>
          </w:rPrChange>
        </w:rPr>
        <w:t>JSON Web Token</w:t>
      </w:r>
      <w:r>
        <w:rPr>
          <w:rFonts w:ascii="Arial" w:hAnsi="Arial"/>
          <w:sz w:val="20"/>
        </w:rPr>
        <w:t xml:space="preserve"> (JWT), padrão que permite ao servidor validar a identidade dos usuários sem a necessidade de armazenar sessões em memória (JWT, 2026). Para a comunicação em tempo real entre usuários, como conversas e grupos de organização de atividades, foi adotado o protocolo WebSocket, que mantém uma conexão persistente e bidirecional entre cliente e servidor (Fette; Melnikov, 2011). O envio de avisos e lembretes relacionados a provas, entregas de atividades e comunicados institucionais é realizado por meio da Evolution API, que integra o sistema ao aplicativo WhatsApp (Evolution API, 2026).</w:t>
      </w:r>
    </w:p>
    <w:p w14:paraId="0CA416E5" w14:textId="30D606F0" w:rsidR="00E72E3B" w:rsidRDefault="00E72E3B">
      <w:pPr>
        <w:ind w:firstLine="284"/>
        <w:jc w:val="center"/>
        <w:pPrChange w:id="10" w:author="Helio Lourenco Esperidiao Ferreira" w:date="2026-08-23T15:52:00Z" w16du:dateUtc="2026-08-23T18:52:00Z">
          <w:pPr>
            <w:ind w:firstLine="284"/>
            <w:jc w:val="both"/>
          </w:pPr>
        </w:pPrChange>
      </w:pPr>
      <w:commentRangeStart w:id="11"/>
      <w:ins w:id="12" w:author="Helio Lourenco Esperidiao Ferreira" w:date="2026-08-23T15:52:00Z" w16du:dateUtc="2026-08-23T18:52:00Z">
        <w:r>
          <w:rPr>
            <w:noProof/>
          </w:rPr>
          <w:drawing>
            <wp:inline distT="0" distB="0" distL="0" distR="0" wp14:anchorId="10E06B02" wp14:editId="00709B21">
              <wp:extent cx="4174067" cy="2277393"/>
              <wp:effectExtent l="0" t="0" r="0" b="8890"/>
              <wp:docPr id="811455024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180990" cy="22811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commentRangeEnd w:id="11"/>
      <w:r w:rsidR="00265A9D">
        <w:rPr>
          <w:rStyle w:val="Refdecomentrio"/>
          <w:sz w:val="24"/>
          <w:szCs w:val="24"/>
        </w:rPr>
        <w:commentReference w:id="11"/>
      </w:r>
    </w:p>
    <w:p w14:paraId="5830FC77" w14:textId="77777777" w:rsidR="00363A7D" w:rsidRDefault="00000000">
      <w:pPr>
        <w:ind w:firstLine="284"/>
        <w:jc w:val="both"/>
        <w:rPr>
          <w:ins w:id="13" w:author="Helio Lourenco Esperidiao Ferreira" w:date="2026-08-23T15:41:00Z" w16du:dateUtc="2026-08-23T18:41:00Z"/>
          <w:rFonts w:ascii="Arial" w:hAnsi="Arial"/>
          <w:sz w:val="20"/>
        </w:rPr>
      </w:pPr>
      <w:commentRangeStart w:id="14"/>
      <w:r>
        <w:rPr>
          <w:rFonts w:ascii="Arial" w:hAnsi="Arial"/>
          <w:sz w:val="20"/>
        </w:rPr>
        <w:t>Para o auxílio ao processo de estudo, o sistema combina técnicas de inteligência artificial tradicional, baseada em regras e análise de dados, com inteligência artificial generativa, responsável pela criação de conteúdo personalizado (Morais, 2024). A partir de informações fornecidas pelo usuário, como disciplinas, conteúdos de interesse, datas de avaliação e disponibilidade de horários, o sistema gera planos de estudo individualizados e recomenda materiais complementares de aprendizagem. A hospedagem da aplicação é realizada na plataforma Railway, que oferece implantação contínua a partir do repositório de código-fonte, bancos de dados gerenciados e configuração de variáveis de ambiente (Railway, 2026).</w:t>
      </w:r>
      <w:commentRangeEnd w:id="14"/>
      <w:r w:rsidR="00DD7B28">
        <w:rPr>
          <w:rStyle w:val="Refdecomentrio"/>
          <w:rFonts w:ascii="Arial" w:hAnsi="Arial"/>
          <w:sz w:val="20"/>
          <w:szCs w:val="24"/>
        </w:rPr>
        <w:commentReference w:id="14"/>
      </w:r>
    </w:p>
    <w:p w14:paraId="74B8E510" w14:textId="2C9D2D78" w:rsidR="00DD7B28" w:rsidDel="00DD7B28" w:rsidRDefault="00E72E3B">
      <w:pPr>
        <w:ind w:firstLine="284"/>
        <w:jc w:val="center"/>
        <w:rPr>
          <w:del w:id="15" w:author="Helio Lourenco Esperidiao Ferreira" w:date="2026-08-23T15:42:00Z" w16du:dateUtc="2026-08-23T18:42:00Z"/>
        </w:rPr>
        <w:pPrChange w:id="16" w:author="Helio Lourenco Esperidiao Ferreira" w:date="2026-08-23T15:42:00Z" w16du:dateUtc="2026-08-23T18:42:00Z">
          <w:pPr>
            <w:ind w:firstLine="284"/>
            <w:jc w:val="both"/>
          </w:pPr>
        </w:pPrChange>
      </w:pPr>
      <w:commentRangeStart w:id="17"/>
      <w:ins w:id="18" w:author="Helio Lourenco Esperidiao Ferreira" w:date="2026-08-23T15:53:00Z" w16du:dateUtc="2026-08-23T18:53:00Z">
        <w:r>
          <w:rPr>
            <w:noProof/>
          </w:rPr>
          <w:lastRenderedPageBreak/>
          <w:drawing>
            <wp:inline distT="0" distB="0" distL="0" distR="0" wp14:anchorId="71233095" wp14:editId="40719CEA">
              <wp:extent cx="5753100" cy="3136900"/>
              <wp:effectExtent l="0" t="0" r="0" b="6350"/>
              <wp:docPr id="462820335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53100" cy="3136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commentRangeEnd w:id="17"/>
      <w:r>
        <w:rPr>
          <w:rStyle w:val="Refdecomentrio"/>
          <w:sz w:val="24"/>
          <w:szCs w:val="24"/>
        </w:rPr>
        <w:commentReference w:id="17"/>
      </w:r>
    </w:p>
    <w:p w14:paraId="6A52427C" w14:textId="2155121F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 xml:space="preserve">A Figura 1 apresenta o diagrama de casos de uso do sistema, no qual o professor registra </w:t>
      </w:r>
      <w:del w:id="19" w:author="Helio Lourenco Esperidiao Ferreira" w:date="2026-08-23T15:36:00Z" w16du:dateUtc="2026-08-23T18:36:00Z">
        <w:r w:rsidDel="00DD7B28">
          <w:rPr>
            <w:rFonts w:ascii="Arial" w:hAnsi="Arial"/>
            <w:sz w:val="20"/>
          </w:rPr>
          <w:delText>matérias</w:delText>
        </w:r>
      </w:del>
      <w:ins w:id="20" w:author="Helio Lourenco Esperidiao Ferreira" w:date="2026-08-23T15:36:00Z" w16du:dateUtc="2026-08-23T18:36:00Z">
        <w:r w:rsidR="00DD7B28">
          <w:rPr>
            <w:rFonts w:ascii="Arial" w:hAnsi="Arial"/>
            <w:sz w:val="20"/>
          </w:rPr>
          <w:t>disciplinas</w:t>
        </w:r>
      </w:ins>
      <w:r>
        <w:rPr>
          <w:rFonts w:ascii="Arial" w:hAnsi="Arial"/>
          <w:sz w:val="20"/>
        </w:rPr>
        <w:t>, provas e tarefas, a secretaria registra avisos gerais da escola e o aluno visualiza e interage com os registros de ambos os agentes.</w:t>
      </w:r>
    </w:p>
    <w:p w14:paraId="70CD8668" w14:textId="77777777" w:rsidR="00363A7D" w:rsidRDefault="00363A7D">
      <w:pPr>
        <w:jc w:val="both"/>
      </w:pPr>
    </w:p>
    <w:p w14:paraId="17AA2B2F" w14:textId="31E006EF" w:rsidR="00363A7D" w:rsidDel="00E72E3B" w:rsidRDefault="00000000">
      <w:pPr>
        <w:keepNext/>
        <w:jc w:val="center"/>
        <w:rPr>
          <w:del w:id="21" w:author="Helio Lourenco Esperidiao Ferreira" w:date="2026-08-23T15:46:00Z" w16du:dateUtc="2026-08-23T18:46:00Z"/>
        </w:rPr>
      </w:pPr>
      <w:del w:id="22" w:author="Helio Lourenco Esperidiao Ferreira" w:date="2026-08-23T15:46:00Z" w16du:dateUtc="2026-08-23T18:46:00Z">
        <w:r w:rsidDel="00E72E3B">
          <w:rPr>
            <w:rFonts w:ascii="Arial" w:hAnsi="Arial"/>
            <w:sz w:val="18"/>
          </w:rPr>
          <w:delText>Figura 1 - Diagrama de casos de uso do sistema.</w:delText>
        </w:r>
      </w:del>
    </w:p>
    <w:p w14:paraId="76477706" w14:textId="1B936BBF" w:rsidR="00363A7D" w:rsidDel="00E72E3B" w:rsidRDefault="00000000">
      <w:pPr>
        <w:keepNext/>
        <w:jc w:val="center"/>
        <w:rPr>
          <w:del w:id="23" w:author="Helio Lourenco Esperidiao Ferreira" w:date="2026-08-23T15:46:00Z" w16du:dateUtc="2026-08-23T18:46:00Z"/>
        </w:rPr>
      </w:pPr>
      <w:commentRangeStart w:id="24"/>
      <w:del w:id="25" w:author="Helio Lourenco Esperidiao Ferreira" w:date="2026-08-23T15:46:00Z" w16du:dateUtc="2026-08-23T18:46:00Z">
        <w:r w:rsidDel="00E72E3B">
          <w:rPr>
            <w:noProof/>
          </w:rPr>
          <w:drawing>
            <wp:inline distT="0" distB="0" distL="0" distR="0" wp14:anchorId="739A8A1D" wp14:editId="0AB15DAB">
              <wp:extent cx="4320000" cy="2100779"/>
              <wp:effectExtent l="0" t="0" r="0" b="0"/>
              <wp:docPr id="131728347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0000" cy="210077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commentRangeEnd w:id="24"/>
      <w:r w:rsidR="00E72E3B">
        <w:rPr>
          <w:rStyle w:val="Refdecomentrio"/>
          <w:sz w:val="24"/>
          <w:szCs w:val="24"/>
        </w:rPr>
        <w:commentReference w:id="24"/>
      </w:r>
    </w:p>
    <w:p w14:paraId="2EAE0FED" w14:textId="6C460686" w:rsidR="00363A7D" w:rsidDel="00E72E3B" w:rsidRDefault="00000000">
      <w:pPr>
        <w:jc w:val="center"/>
        <w:rPr>
          <w:del w:id="26" w:author="Helio Lourenco Esperidiao Ferreira" w:date="2026-08-23T15:46:00Z" w16du:dateUtc="2026-08-23T18:46:00Z"/>
        </w:rPr>
      </w:pPr>
      <w:del w:id="27" w:author="Helio Lourenco Esperidiao Ferreira" w:date="2026-08-23T15:46:00Z" w16du:dateUtc="2026-08-23T18:46:00Z">
        <w:r w:rsidDel="00E72E3B">
          <w:rPr>
            <w:rFonts w:ascii="Arial" w:hAnsi="Arial"/>
            <w:sz w:val="18"/>
          </w:rPr>
          <w:delText>Fonte: Autores (2026).</w:delText>
        </w:r>
      </w:del>
    </w:p>
    <w:p w14:paraId="66A5BC8E" w14:textId="0AD539C7" w:rsidR="00363A7D" w:rsidRDefault="00363A7D">
      <w:pPr>
        <w:jc w:val="both"/>
      </w:pPr>
    </w:p>
    <w:p w14:paraId="7F3F7C08" w14:textId="77777777" w:rsidR="009B0D75" w:rsidRDefault="00F10132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Resultados</w:t>
      </w:r>
    </w:p>
    <w:p w14:paraId="4186470D" w14:textId="77777777" w:rsidR="00363A7D" w:rsidRDefault="00363A7D">
      <w:pPr>
        <w:keepNext/>
        <w:jc w:val="both"/>
      </w:pPr>
    </w:p>
    <w:p w14:paraId="57609936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O desenvolvimento do Ecossistema Escolar permitiu alcançar os objetivos inicialmente propostos, sendo, em diversos aspectos, ampliado ao longo da execução do projeto. A proposta inicial estava voltada principalmente ao controle de avisos institucionais e ao acompanhamento de atividades acadêmicas; contudo, durante a análise, a modelagem e a implementação, o escopo foi expandido para incorporar organização acadêmica, comunicação entre usuários, gerenciamento de grupos, notificações automatizadas e mecanismos de apoio aos estudos por inteligência artificial.</w:t>
      </w:r>
    </w:p>
    <w:p w14:paraId="2FE27E24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A Figura 2 apresenta o painel inicial (dashboard) da plataforma, no qual o aluno visualiza suas matérias, as tarefas a vencer e os avisos gerais da escola.</w:t>
      </w:r>
    </w:p>
    <w:p w14:paraId="1F0DF689" w14:textId="77777777" w:rsidR="00363A7D" w:rsidRDefault="00363A7D">
      <w:pPr>
        <w:jc w:val="both"/>
      </w:pPr>
    </w:p>
    <w:p w14:paraId="75B795DF" w14:textId="77777777" w:rsidR="00363A7D" w:rsidRDefault="00000000">
      <w:pPr>
        <w:keepNext/>
        <w:jc w:val="center"/>
      </w:pPr>
      <w:r>
        <w:rPr>
          <w:rFonts w:ascii="Arial" w:hAnsi="Arial"/>
          <w:sz w:val="18"/>
        </w:rPr>
        <w:lastRenderedPageBreak/>
        <w:t>Figura 2 - Painel inicial (dashboard) da plataforma.</w:t>
      </w:r>
    </w:p>
    <w:p w14:paraId="1EFD7D61" w14:textId="77777777" w:rsidR="00363A7D" w:rsidRDefault="00000000">
      <w:pPr>
        <w:keepNext/>
        <w:jc w:val="center"/>
      </w:pPr>
      <w:r>
        <w:rPr>
          <w:noProof/>
        </w:rPr>
        <w:drawing>
          <wp:inline distT="0" distB="0" distL="0" distR="0" wp14:anchorId="51632896" wp14:editId="5DF62780">
            <wp:extent cx="3910308" cy="2378242"/>
            <wp:effectExtent l="0" t="0" r="0" b="3175"/>
            <wp:docPr id="904383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787106485707-0.jpg"/>
                    <pic:cNvPicPr/>
                  </pic:nvPicPr>
                  <pic:blipFill rotWithShape="1">
                    <a:blip r:embed="rId15"/>
                    <a:srcRect l="20341" r="21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641" cy="2391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FC555" w14:textId="77777777" w:rsidR="00363A7D" w:rsidRDefault="00000000">
      <w:pPr>
        <w:jc w:val="center"/>
      </w:pPr>
      <w:r>
        <w:rPr>
          <w:rFonts w:ascii="Arial" w:hAnsi="Arial"/>
          <w:sz w:val="18"/>
        </w:rPr>
        <w:t>Fonte: Autores (2026).</w:t>
      </w:r>
    </w:p>
    <w:p w14:paraId="41023894" w14:textId="77777777" w:rsidR="00363A7D" w:rsidRDefault="00363A7D">
      <w:pPr>
        <w:jc w:val="both"/>
      </w:pPr>
    </w:p>
    <w:p w14:paraId="0D41526C" w14:textId="0FAB0CB6" w:rsidR="00363A7D" w:rsidRDefault="00000000">
      <w:pPr>
        <w:ind w:firstLine="284"/>
        <w:jc w:val="both"/>
        <w:rPr>
          <w:ins w:id="28" w:author="Helio Lourenco Esperidiao Ferreira" w:date="2026-08-23T15:43:00Z" w16du:dateUtc="2026-08-23T18:43:00Z"/>
          <w:rFonts w:ascii="Arial" w:hAnsi="Arial"/>
          <w:sz w:val="20"/>
        </w:rPr>
      </w:pPr>
      <w:r>
        <w:rPr>
          <w:rFonts w:ascii="Arial" w:hAnsi="Arial"/>
          <w:sz w:val="20"/>
        </w:rPr>
        <w:t>Como resultado, obteve-se um sistema funcional, estruturado sobre um modelo de dados relacional que organiza informações curriculares (cursos, matérias, turmas e matrículas), o corpo docente e as suas respectivas turmas e matérias lecionadas, além de tabelas voltadas a notificações (pendências, eventos e anotações no calendário) e ao conteúdo curricular (tarefas acadêmicas, provas agendadas e grupos de tarefas compartilhadas). Essa estrutura permite que o sistema seja utilizado por diferentes instituições de ensino, com usuários que podem pertencer a mais de uma escola e desempenhar diferentes funções.</w:t>
      </w:r>
      <w:ins w:id="29" w:author="Helio Lourenco Esperidiao Ferreira" w:date="2026-08-23T15:43:00Z" w16du:dateUtc="2026-08-23T18:43:00Z">
        <w:r w:rsidR="00DD7B28">
          <w:rPr>
            <w:rFonts w:ascii="Arial" w:hAnsi="Arial"/>
            <w:sz w:val="20"/>
          </w:rPr>
          <w:t xml:space="preserve"> </w:t>
        </w:r>
      </w:ins>
    </w:p>
    <w:p w14:paraId="386B81E3" w14:textId="7C7A18D1" w:rsidR="00DD7B28" w:rsidRDefault="00DD7B28">
      <w:pPr>
        <w:ind w:firstLine="284"/>
        <w:jc w:val="both"/>
        <w:rPr>
          <w:ins w:id="30" w:author="Helio Lourenco Esperidiao Ferreira" w:date="2026-08-23T15:47:00Z" w16du:dateUtc="2026-08-23T18:47:00Z"/>
          <w:rFonts w:ascii="Arial" w:hAnsi="Arial"/>
          <w:sz w:val="20"/>
        </w:rPr>
      </w:pPr>
      <w:ins w:id="31" w:author="Helio Lourenco Esperidiao Ferreira" w:date="2026-08-23T15:43:00Z" w16du:dateUtc="2026-08-23T18:43:00Z">
        <w:r w:rsidRPr="00DD7B28">
          <w:rPr>
            <w:rFonts w:ascii="Arial" w:hAnsi="Arial"/>
            <w:sz w:val="20"/>
            <w:highlight w:val="yellow"/>
            <w:rPrChange w:id="32" w:author="Helio Lourenco Esperidiao Ferreira" w:date="2026-08-23T15:44:00Z" w16du:dateUtc="2026-08-23T18:44:00Z">
              <w:rPr>
                <w:rFonts w:ascii="Arial" w:hAnsi="Arial"/>
                <w:sz w:val="20"/>
              </w:rPr>
            </w:rPrChange>
          </w:rPr>
          <w:t>Mostrar os resultados gerados por IA</w:t>
        </w:r>
      </w:ins>
    </w:p>
    <w:p w14:paraId="18A7F464" w14:textId="5FA89DF2" w:rsidR="00E72E3B" w:rsidRDefault="00E72E3B">
      <w:pPr>
        <w:ind w:firstLine="284"/>
        <w:jc w:val="both"/>
      </w:pPr>
      <w:ins w:id="33" w:author="Helio Lourenco Esperidiao Ferreira" w:date="2026-08-23T15:47:00Z" w16du:dateUtc="2026-08-23T18:47:00Z">
        <w:r w:rsidRPr="00E72E3B">
          <w:rPr>
            <w:rFonts w:ascii="Arial" w:hAnsi="Arial"/>
            <w:sz w:val="20"/>
            <w:highlight w:val="yellow"/>
            <w:rPrChange w:id="34" w:author="Helio Lourenco Esperidiao Ferreira" w:date="2026-08-23T15:47:00Z" w16du:dateUtc="2026-08-23T18:47:00Z">
              <w:rPr>
                <w:rFonts w:ascii="Arial" w:hAnsi="Arial"/>
                <w:sz w:val="20"/>
              </w:rPr>
            </w:rPrChange>
          </w:rPr>
          <w:t>Mostrar mais telas, vamos aproveitar as 6 páginas</w:t>
        </w:r>
      </w:ins>
    </w:p>
    <w:p w14:paraId="1E03A5BF" w14:textId="6C7AA838" w:rsidR="00363A7D" w:rsidDel="00DD7B28" w:rsidRDefault="00000000">
      <w:pPr>
        <w:ind w:firstLine="284"/>
        <w:jc w:val="both"/>
        <w:rPr>
          <w:del w:id="35" w:author="Helio Lourenco Esperidiao Ferreira" w:date="2026-08-23T15:36:00Z" w16du:dateUtc="2026-08-23T18:36:00Z"/>
        </w:rPr>
      </w:pPr>
      <w:del w:id="36" w:author="Helio Lourenco Esperidiao Ferreira" w:date="2026-08-23T15:36:00Z" w16du:dateUtc="2026-08-23T18:36:00Z">
        <w:r w:rsidDel="00DD7B28">
          <w:rPr>
            <w:rFonts w:ascii="Arial" w:hAnsi="Arial"/>
            <w:sz w:val="20"/>
          </w:rPr>
          <w:delText>A Figura 3 apresenta um recorte do modelo de dados relacional, evidenciando as tabelas curriculares (curso, turma, matéria e matrícula) e a tabela de alocação de professores por matéria e turma.</w:delText>
        </w:r>
      </w:del>
    </w:p>
    <w:p w14:paraId="0CFA3FD2" w14:textId="38945FD0" w:rsidR="00363A7D" w:rsidDel="00DD7B28" w:rsidRDefault="00363A7D">
      <w:pPr>
        <w:jc w:val="both"/>
        <w:rPr>
          <w:del w:id="37" w:author="Helio Lourenco Esperidiao Ferreira" w:date="2026-08-23T15:36:00Z" w16du:dateUtc="2026-08-23T18:36:00Z"/>
        </w:rPr>
      </w:pPr>
    </w:p>
    <w:p w14:paraId="776F0DF0" w14:textId="57A549AE" w:rsidR="00363A7D" w:rsidDel="00DD7B28" w:rsidRDefault="00000000">
      <w:pPr>
        <w:keepNext/>
        <w:jc w:val="center"/>
        <w:rPr>
          <w:del w:id="38" w:author="Helio Lourenco Esperidiao Ferreira" w:date="2026-08-23T15:36:00Z" w16du:dateUtc="2026-08-23T18:36:00Z"/>
        </w:rPr>
      </w:pPr>
      <w:del w:id="39" w:author="Helio Lourenco Esperidiao Ferreira" w:date="2026-08-23T15:36:00Z" w16du:dateUtc="2026-08-23T18:36:00Z">
        <w:r w:rsidDel="00DD7B28">
          <w:rPr>
            <w:rFonts w:ascii="Arial" w:hAnsi="Arial"/>
            <w:sz w:val="18"/>
          </w:rPr>
          <w:delText>Figura 3 - Recorte do modelo de dados relacional (tabelas curriculares).</w:delText>
        </w:r>
      </w:del>
    </w:p>
    <w:p w14:paraId="7A76A84B" w14:textId="678D0D28" w:rsidR="00363A7D" w:rsidDel="00DD7B28" w:rsidRDefault="00000000">
      <w:pPr>
        <w:keepNext/>
        <w:jc w:val="center"/>
        <w:rPr>
          <w:del w:id="40" w:author="Helio Lourenco Esperidiao Ferreira" w:date="2026-08-23T15:36:00Z" w16du:dateUtc="2026-08-23T18:36:00Z"/>
        </w:rPr>
      </w:pPr>
      <w:commentRangeStart w:id="41"/>
      <w:del w:id="42" w:author="Helio Lourenco Esperidiao Ferreira" w:date="2026-08-23T15:36:00Z" w16du:dateUtc="2026-08-23T18:36:00Z">
        <w:r w:rsidDel="00DD7B28">
          <w:rPr>
            <w:noProof/>
          </w:rPr>
          <w:drawing>
            <wp:inline distT="0" distB="0" distL="0" distR="0" wp14:anchorId="27EC2483" wp14:editId="29417308">
              <wp:extent cx="3600000" cy="3268966"/>
              <wp:effectExtent l="0" t="0" r="0" b="0"/>
              <wp:docPr id="1766667105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er_composite.png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00000" cy="32689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commentRangeEnd w:id="41"/>
      <w:r w:rsidR="00E72E3B">
        <w:rPr>
          <w:rStyle w:val="Refdecomentrio"/>
          <w:sz w:val="24"/>
          <w:szCs w:val="24"/>
        </w:rPr>
        <w:commentReference w:id="41"/>
      </w:r>
    </w:p>
    <w:p w14:paraId="35234C0B" w14:textId="6563813E" w:rsidR="00363A7D" w:rsidDel="00DD7B28" w:rsidRDefault="00000000">
      <w:pPr>
        <w:jc w:val="center"/>
        <w:rPr>
          <w:del w:id="43" w:author="Helio Lourenco Esperidiao Ferreira" w:date="2026-08-23T15:36:00Z" w16du:dateUtc="2026-08-23T18:36:00Z"/>
        </w:rPr>
      </w:pPr>
      <w:del w:id="44" w:author="Helio Lourenco Esperidiao Ferreira" w:date="2026-08-23T15:36:00Z" w16du:dateUtc="2026-08-23T18:36:00Z">
        <w:r w:rsidDel="00DD7B28">
          <w:rPr>
            <w:rFonts w:ascii="Arial" w:hAnsi="Arial"/>
            <w:sz w:val="18"/>
          </w:rPr>
          <w:delText>Fonte: Autores (2026).</w:delText>
        </w:r>
      </w:del>
    </w:p>
    <w:p w14:paraId="26291325" w14:textId="3562227B" w:rsidR="00363A7D" w:rsidDel="00DD7B28" w:rsidRDefault="00363A7D">
      <w:pPr>
        <w:jc w:val="both"/>
        <w:rPr>
          <w:del w:id="45" w:author="Helio Lourenco Esperidiao Ferreira" w:date="2026-08-23T15:36:00Z" w16du:dateUtc="2026-08-23T18:36:00Z"/>
        </w:rPr>
      </w:pPr>
    </w:p>
    <w:p w14:paraId="10D0416B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Do ponto de vista de custos, a análise de viabilidade considerou a composição de uma equipe júnior formada por engenheiro de software, analista de dados, UI/UX designer e desenvolvedor full-stack, totalizando um custo estimado de R$ 24.336,00 para o período de desenvolvimento considerado (Glassdoor, 2026), valor compatível com projetos de porte semelhante em fase inicial.</w:t>
      </w:r>
    </w:p>
    <w:p w14:paraId="206A6A95" w14:textId="77777777" w:rsidR="00363A7D" w:rsidRDefault="00363A7D">
      <w:pPr>
        <w:jc w:val="both"/>
      </w:pPr>
    </w:p>
    <w:p w14:paraId="2D879F43" w14:textId="77777777" w:rsidR="009B0D75" w:rsidRDefault="00F10132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Discussão</w:t>
      </w:r>
    </w:p>
    <w:p w14:paraId="46F58B9B" w14:textId="77777777" w:rsidR="00363A7D" w:rsidRDefault="00363A7D">
      <w:pPr>
        <w:keepNext/>
        <w:jc w:val="both"/>
      </w:pPr>
    </w:p>
    <w:p w14:paraId="54F990F9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Quando comparado a soluções já consolidadas no mercado, como Google Classroom e Moodle, o Ecossistema Escolar apresenta semelhanças relacionadas ao gerenciamento de atividades e à comunicação acadêmica. Entretanto, diferencia-se pela proposta de centralizar múltiplos serviços em uma única plataforma, incorporando comunicação instantânea, notificações automatizadas via WhatsApp e ferramentas de apoio ao estudo personalizadas por inteligência artificial. Embora não possua o mesmo grau de maturidade e abrangência das plataformas consolidadas, o sistema demonstrou potencial para atender necessidades específicas do contexto educacional brasileiro, especialmente em instituições que ainda dependem de múltiplas ferramentas isoladas para comunicação e organização acadêmica.</w:t>
      </w:r>
    </w:p>
    <w:p w14:paraId="053B8E3B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Durante o desenvolvimento, identificaram-se limitações relacionadas às restrições de tempo e escopo do trabalho, que impediram a implementação completa de algumas funcionalidades inicialmente idealizadas, como recursos mais avançados de análise acadêmica. Além disso, a manutenção e a evolução de um sistema de maior porte exigiram atenção constante à arquitetura da aplicação, de modo a preservar a organização, a escalabilidade e a facilidade de manutenção do código à medida que novas funcionalidades eram incorporadas. Ainda assim, os resultados obtidos indicam que os objetivos centrais da pesquisa foram atingidos, evidenciando a viabilidade técnica da proposta.</w:t>
      </w:r>
    </w:p>
    <w:p w14:paraId="58CC24E1" w14:textId="77777777" w:rsidR="00363A7D" w:rsidRDefault="00363A7D">
      <w:pPr>
        <w:jc w:val="both"/>
      </w:pPr>
    </w:p>
    <w:p w14:paraId="2AAFB577" w14:textId="77777777" w:rsidR="009B0D75" w:rsidRDefault="00F10132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Conclusão</w:t>
      </w:r>
    </w:p>
    <w:p w14:paraId="31D15506" w14:textId="77777777" w:rsidR="00363A7D" w:rsidRDefault="00363A7D">
      <w:pPr>
        <w:keepNext/>
        <w:jc w:val="both"/>
      </w:pPr>
    </w:p>
    <w:p w14:paraId="46B782E6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O presente trabalho teve como objetivo desenvolver um ecossistema escolar digital capaz de auxiliar na organização das atividades acadêmicas, fortalecer a comunicação entre os participantes da comunidade escolar e oferecer mecanismos de apoio ao processo de ensino e aprendizagem. Os resultados obtidos demonstram que esses objetivos foram alcançados de forma satisfatória, uma vez que o sistema desenvolvido centraliza calendário acadêmico, gerenciamento de atividades e avaliações, notificações automatizadas, comunicação entre usuários e ferramentas de apoio aos estudos.</w:t>
      </w:r>
    </w:p>
    <w:p w14:paraId="0925827B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A implementação evidenciou o potencial da tecnologia como instrumento de apoio à gestão escolar, possibilitando um ambiente mais organizado, acessível e colaborativo. Como proposta para trabalhos futuros, recomenda-se a ampliação dos recursos de inteligência artificial da plataforma, incluindo a implementação de um assistente virtual educacional capaz de auxiliar na resolução de dúvidas acadêmicas, além de mecanismos mais avançados de análise de desempenho e acompanhamento da evolução acadêmica dos usuários. Conclui-se que a solução desenvolvida contribui para a construção de ambientes escolares mais organizados, conectados e eficientes.</w:t>
      </w:r>
    </w:p>
    <w:p w14:paraId="7F0B62C0" w14:textId="77777777" w:rsidR="00363A7D" w:rsidRDefault="00363A7D">
      <w:pPr>
        <w:jc w:val="both"/>
      </w:pPr>
    </w:p>
    <w:p w14:paraId="72D8572F" w14:textId="77777777" w:rsidR="00363A7D" w:rsidRDefault="00363A7D">
      <w:pPr>
        <w:jc w:val="both"/>
      </w:pPr>
    </w:p>
    <w:p w14:paraId="70959497" w14:textId="77777777" w:rsidR="009B0D75" w:rsidRDefault="00F10132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Referências</w:t>
      </w:r>
    </w:p>
    <w:p w14:paraId="35726210" w14:textId="77777777" w:rsidR="00363A7D" w:rsidRDefault="00363A7D">
      <w:pPr>
        <w:keepNext/>
        <w:jc w:val="both"/>
      </w:pPr>
    </w:p>
    <w:p w14:paraId="0028C760" w14:textId="77777777" w:rsidR="00363A7D" w:rsidRDefault="00000000" w:rsidP="00543134">
      <w:pPr>
        <w:jc w:val="both"/>
        <w:pPrChange w:id="46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CAMERON, Laura. Sir Arthur Tansley. Oxford Bibliographies. New York: Oxford University Press, 2017. p. 3-10. Disponível em: https://www.oxfordbibliographies.com/view/document/obo. Acesso em: 12 mar. 2026.</w:t>
      </w:r>
    </w:p>
    <w:p w14:paraId="37754CE5" w14:textId="77777777" w:rsidR="00363A7D" w:rsidRDefault="00000000" w:rsidP="00543134">
      <w:pPr>
        <w:jc w:val="both"/>
        <w:pPrChange w:id="47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CHERNY, B. Programming TypeScript: making your JavaScript applications scale. Sebastopol: O'Reilly Media, 2019.</w:t>
      </w:r>
    </w:p>
    <w:p w14:paraId="2A13CEAD" w14:textId="77777777" w:rsidR="00363A7D" w:rsidRDefault="00000000" w:rsidP="00543134">
      <w:pPr>
        <w:jc w:val="both"/>
        <w:pPrChange w:id="48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CUBOS ACADEMY. TypeScript x JavaScript: qual a diferença? 2022. Disponível em: https://blog.cubos.academy/typescript-x-javascript-qual-a-diferenca. Acesso em: 10 abr. 2026.</w:t>
      </w:r>
    </w:p>
    <w:p w14:paraId="54EC90C6" w14:textId="77777777" w:rsidR="00363A7D" w:rsidRDefault="00000000" w:rsidP="00543134">
      <w:pPr>
        <w:jc w:val="both"/>
        <w:pPrChange w:id="49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EDUCACIONAL. Dados da educação no Brasil. [S. l.: s. n., s.d.]. Disponível em: https://educacional.com.br/praticas-pedagogicas/dados-educacao-do-brasil. Acesso em: 12 mar. 2026.</w:t>
      </w:r>
    </w:p>
    <w:p w14:paraId="127AD22D" w14:textId="77777777" w:rsidR="00363A7D" w:rsidRDefault="00000000" w:rsidP="00543134">
      <w:pPr>
        <w:jc w:val="both"/>
        <w:pPrChange w:id="50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lastRenderedPageBreak/>
        <w:t>EGERTON, Frank N. History of ecological sciences, part 47: Ernst Haeckel's ecology. Bulletin of the Ecological Society of America, Washington, v. 94, n. 3, p. 216-221, 2013. Disponível em: https://esajournals.onlinelibrary.wiley.com/toc/23276096/2013/94/3. Acesso em: 12 mar. 2026.</w:t>
      </w:r>
    </w:p>
    <w:p w14:paraId="0CDDBE73" w14:textId="77777777" w:rsidR="00363A7D" w:rsidRDefault="00000000" w:rsidP="00543134">
      <w:pPr>
        <w:jc w:val="both"/>
        <w:pPrChange w:id="51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EVOLUTION API. Evolution API. Disponível em: https://docs.evolutionfoundation.com.br/evolution-api. Acesso em: 24 jun. 2026.</w:t>
      </w:r>
    </w:p>
    <w:p w14:paraId="31DFFACD" w14:textId="77777777" w:rsidR="00363A7D" w:rsidRDefault="00000000" w:rsidP="00543134">
      <w:pPr>
        <w:jc w:val="both"/>
        <w:pPrChange w:id="52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FETTE, Ian; MELNIKOV, Alexey. The WebSocket Protocol. RFC 6455. Internet Engineering Task Force (IETF), dez. 2011. Disponível em: https://datatracker.ietf.org/doc/html/rfc6455. Acesso em: 24 jun. 2026.</w:t>
      </w:r>
    </w:p>
    <w:p w14:paraId="78A546B6" w14:textId="77777777" w:rsidR="00363A7D" w:rsidRDefault="00000000" w:rsidP="00543134">
      <w:pPr>
        <w:jc w:val="both"/>
        <w:pPrChange w:id="53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FREIRE, P. Conscientização: teoria e prática da libertação: uma introdução ao pensamento de Paulo Freire. Tradução de Kátia de Mello e Silva. São Paulo: Cortez &amp; Moraes, 1979.</w:t>
      </w:r>
    </w:p>
    <w:p w14:paraId="7796B5D1" w14:textId="77777777" w:rsidR="00363A7D" w:rsidRDefault="00000000" w:rsidP="00543134">
      <w:pPr>
        <w:jc w:val="both"/>
        <w:pPrChange w:id="54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G1. Censo Escolar registra aumento na evasão escolar do Ensino Médio. Jornal Nacional, 22 fev. 2024. Disponível em: https://g1.globo.com/jornal-nacional/noticia/2024/02/22/censo-escolar-registra-aumento-na-evasao-escolar-do-ensino-medio.ghtml. Acesso em: 12 mar. 2026.</w:t>
      </w:r>
    </w:p>
    <w:p w14:paraId="6BC9FCF2" w14:textId="77777777" w:rsidR="00363A7D" w:rsidRDefault="00000000" w:rsidP="00543134">
      <w:pPr>
        <w:jc w:val="both"/>
        <w:pPrChange w:id="55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GLASSDOOR. Salários para vagas de tecnologia no Brasil. Disponível em: https://www.glassdoor.com.br. Acesso em: 30 jul. 2026.</w:t>
      </w:r>
    </w:p>
    <w:p w14:paraId="3EF9D104" w14:textId="77777777" w:rsidR="00363A7D" w:rsidRDefault="00000000" w:rsidP="00543134">
      <w:pPr>
        <w:jc w:val="both"/>
        <w:pPrChange w:id="56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JWT. JWT. Disponível em: https://www.jwt.io. Acesso em: 24 jun. 2026.</w:t>
      </w:r>
    </w:p>
    <w:p w14:paraId="10D45F19" w14:textId="77777777" w:rsidR="00363A7D" w:rsidRDefault="00000000" w:rsidP="00543134">
      <w:pPr>
        <w:jc w:val="both"/>
        <w:pPrChange w:id="57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LÉVY, Pierre. A máquina universo: criação, cognição e cultura informacional. Porto Alegre: Artmed, 1998.</w:t>
      </w:r>
    </w:p>
    <w:p w14:paraId="3E50F0FD" w14:textId="77777777" w:rsidR="00363A7D" w:rsidRDefault="00000000" w:rsidP="00543134">
      <w:pPr>
        <w:jc w:val="both"/>
        <w:pPrChange w:id="58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MORAIS, Marcio. Diferenças entre IA Tradicional e IA Generativa (Preditiva). Disponível em: https://www.dio.me/articles/diferencas-entre-ia-tradicional-e-ia-generativa-preditiva. Acesso em: 10 abr. 2026.</w:t>
      </w:r>
    </w:p>
    <w:p w14:paraId="4239E883" w14:textId="77777777" w:rsidR="00363A7D" w:rsidRDefault="00000000" w:rsidP="00543134">
      <w:pPr>
        <w:jc w:val="both"/>
        <w:pPrChange w:id="59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MYSQL. MySQL. Disponível em: https://www.mysql.com. Acesso em: 24 jun. 2026.</w:t>
      </w:r>
    </w:p>
    <w:p w14:paraId="4299B1D2" w14:textId="77777777" w:rsidR="00363A7D" w:rsidRDefault="00000000" w:rsidP="00543134">
      <w:pPr>
        <w:jc w:val="both"/>
        <w:pPrChange w:id="60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NODE.JS. Node.js. Disponível em: https://nodejs.org/pt-br. Acesso em: 17 abr. 2026.</w:t>
      </w:r>
    </w:p>
    <w:p w14:paraId="1D47A307" w14:textId="77777777" w:rsidR="00363A7D" w:rsidRDefault="00000000" w:rsidP="00543134">
      <w:pPr>
        <w:jc w:val="both"/>
        <w:pPrChange w:id="61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RAILWAY. Railway. Disponível em: https://railway.com. Acesso em: 24 jun. 2026.</w:t>
      </w:r>
    </w:p>
    <w:p w14:paraId="6045FFEF" w14:textId="77777777" w:rsidR="00363A7D" w:rsidRDefault="00000000" w:rsidP="00543134">
      <w:pPr>
        <w:jc w:val="both"/>
        <w:pPrChange w:id="62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SOARES, Ismar de Oliveira. Educomunicação: o conceito, o profissional e a aplicação. São Paulo: Paulinas, 2011. (Coleção Educomunicação).</w:t>
      </w:r>
    </w:p>
    <w:p w14:paraId="78785D18" w14:textId="77777777" w:rsidR="00363A7D" w:rsidRDefault="00000000" w:rsidP="00543134">
      <w:pPr>
        <w:jc w:val="both"/>
        <w:pPrChange w:id="63" w:author="Helio Lourenco Esperidiao Ferreira" w:date="2026-08-23T15:57:00Z" w16du:dateUtc="2026-08-23T18:57:00Z">
          <w:pPr/>
        </w:pPrChange>
      </w:pPr>
      <w:r>
        <w:rPr>
          <w:rFonts w:ascii="Arial" w:hAnsi="Arial"/>
          <w:sz w:val="20"/>
        </w:rPr>
        <w:t>ZARDO, Higor. Introdução ao padrão MVC. 2013. Disponível em: https://www.devmedia.com.br/introducao-ao-padrao-mvc/29308. Acesso em: 10 abr. 2026.</w:t>
      </w:r>
    </w:p>
    <w:p w14:paraId="3C9869CA" w14:textId="77777777" w:rsidR="00363A7D" w:rsidRDefault="00363A7D">
      <w:pPr>
        <w:jc w:val="both"/>
      </w:pPr>
    </w:p>
    <w:p w14:paraId="3E1F3ED4" w14:textId="77777777" w:rsidR="009B0D75" w:rsidRDefault="00F10132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Agradecimentos</w:t>
      </w:r>
    </w:p>
    <w:p w14:paraId="4FBA19B1" w14:textId="77777777" w:rsidR="00363A7D" w:rsidRDefault="00363A7D">
      <w:pPr>
        <w:keepNext/>
      </w:pPr>
    </w:p>
    <w:p w14:paraId="31786A80" w14:textId="77777777" w:rsidR="00363A7D" w:rsidRDefault="00000000">
      <w:pPr>
        <w:ind w:firstLine="284"/>
        <w:jc w:val="both"/>
      </w:pPr>
      <w:r>
        <w:rPr>
          <w:rFonts w:ascii="Arial" w:hAnsi="Arial"/>
          <w:sz w:val="20"/>
        </w:rPr>
        <w:t>Os autores agradecem ao Colégio Técnico Antônio Teixeira Fernandes e ao professor orientador pelo apoio e incentivo durante o desenvolvimento deste trabalho.</w:t>
      </w:r>
    </w:p>
    <w:sectPr w:rsidR="00363A7D">
      <w:type w:val="continuous"/>
      <w:pgSz w:w="11905" w:h="16837"/>
      <w:pgMar w:top="2410" w:right="1134" w:bottom="1134" w:left="1701" w:header="11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Helio Lourenco Esperidiao Ferreira" w:date="2026-08-23T15:39:00Z" w:initials="HF">
    <w:p w14:paraId="1B45E96D" w14:textId="77777777" w:rsidR="00DD7B28" w:rsidRDefault="00DD7B28" w:rsidP="00DD7B28">
      <w:pPr>
        <w:pStyle w:val="Textodecomentrio"/>
      </w:pPr>
      <w:r>
        <w:rPr>
          <w:rStyle w:val="Refdecomentrio"/>
        </w:rPr>
        <w:annotationRef/>
      </w:r>
      <w:r>
        <w:t>Seria legal colocar um paragrafo com referencia para falar sobre o uso de IA na educação</w:t>
      </w:r>
    </w:p>
  </w:comment>
  <w:comment w:id="7" w:author="Helio Lourenco Esperidiao Ferreira" w:date="2026-08-23T15:44:00Z" w:initials="HF">
    <w:p w14:paraId="7A48BDA9" w14:textId="77777777" w:rsidR="00DD7B28" w:rsidRDefault="00DD7B28" w:rsidP="00DD7B28">
      <w:pPr>
        <w:pStyle w:val="Textodecomentrio"/>
      </w:pPr>
      <w:r>
        <w:rPr>
          <w:rStyle w:val="Refdecomentrio"/>
        </w:rPr>
        <w:annotationRef/>
      </w:r>
      <w:r>
        <w:t>Foi utilizada a camada de DAO e service?</w:t>
      </w:r>
    </w:p>
  </w:comment>
  <w:comment w:id="11" w:author="Helio Lourenco Esperidiao Ferreira" w:date="2026-08-23T15:54:00Z" w:initials="HF">
    <w:p w14:paraId="0DFAEEC4" w14:textId="25B43F71" w:rsidR="00265A9D" w:rsidRDefault="00265A9D" w:rsidP="00265A9D">
      <w:pPr>
        <w:pStyle w:val="Textodecomentrio"/>
      </w:pPr>
      <w:r>
        <w:rPr>
          <w:rStyle w:val="Refdecomentrio"/>
        </w:rPr>
        <w:annotationRef/>
      </w:r>
      <w:r>
        <w:t>Gerei isso vai nanoBanana, verificar se é coerente, caso não seja, modificar para ficar adequado, não esquecer de remover a marca da agua do nanoBanana. A imagem deve ser citada e explicada no texto antes da apresentação</w:t>
      </w:r>
    </w:p>
  </w:comment>
  <w:comment w:id="14" w:author="Helio Lourenco Esperidiao Ferreira" w:date="2026-08-23T15:39:00Z" w:initials="HF">
    <w:p w14:paraId="33A9BB2C" w14:textId="77777777" w:rsidR="00DD7B28" w:rsidRDefault="00DD7B28" w:rsidP="00DD7B28">
      <w:pPr>
        <w:pStyle w:val="Textodecomentrio"/>
      </w:pPr>
      <w:r>
        <w:rPr>
          <w:rStyle w:val="Refdecomentrio"/>
        </w:rPr>
        <w:annotationRef/>
      </w:r>
      <w:r>
        <w:t>Faça um diagrama que represente isso</w:t>
      </w:r>
    </w:p>
  </w:comment>
  <w:comment w:id="17" w:author="Helio Lourenco Esperidiao Ferreira" w:date="2026-08-23T15:54:00Z" w:initials="HF">
    <w:p w14:paraId="0B6DD66A" w14:textId="77777777" w:rsidR="00265A9D" w:rsidRDefault="00E72E3B" w:rsidP="00265A9D">
      <w:pPr>
        <w:pStyle w:val="Textodecomentrio"/>
      </w:pPr>
      <w:r>
        <w:rPr>
          <w:rStyle w:val="Refdecomentrio"/>
        </w:rPr>
        <w:annotationRef/>
      </w:r>
      <w:r w:rsidR="00265A9D">
        <w:t>Gerei isso vai nanoBanana, verificar se é coerente, caso não seja, modificar para ficar adequado, não esquecer de remover a marca da agua do nanoBanana. A imagem deve ser citada e explicada no texto antes da apresentação</w:t>
      </w:r>
    </w:p>
  </w:comment>
  <w:comment w:id="24" w:author="Helio Lourenco Esperidiao Ferreira" w:date="2026-08-23T15:46:00Z" w:initials="HF">
    <w:p w14:paraId="35F64537" w14:textId="77777777" w:rsidR="00E72E3B" w:rsidRDefault="00E72E3B" w:rsidP="00E72E3B">
      <w:pPr>
        <w:pStyle w:val="Textodecomentrio"/>
      </w:pPr>
      <w:r>
        <w:rPr>
          <w:rStyle w:val="Refdecomentrio"/>
        </w:rPr>
        <w:annotationRef/>
      </w:r>
      <w:r>
        <w:t>Vamos remover pq parece que o sisetma faz só isso e faz muito mais!</w:t>
      </w:r>
    </w:p>
  </w:comment>
  <w:comment w:id="41" w:author="Helio Lourenco Esperidiao Ferreira" w:date="2026-08-23T15:45:00Z" w:initials="HF">
    <w:p w14:paraId="07BFB67B" w14:textId="77777777" w:rsidR="00E72E3B" w:rsidRDefault="00E72E3B" w:rsidP="00E72E3B">
      <w:pPr>
        <w:pStyle w:val="Textodecomentrio"/>
      </w:pPr>
      <w:r>
        <w:rPr>
          <w:rStyle w:val="Refdecomentrio"/>
        </w:rPr>
        <w:annotationRef/>
      </w:r>
      <w:r>
        <w:t>Vamos remover do artigo o diagrama de bnaco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45E96D" w15:done="0"/>
  <w15:commentEx w15:paraId="7A48BDA9" w15:done="0"/>
  <w15:commentEx w15:paraId="0DFAEEC4" w15:done="0"/>
  <w15:commentEx w15:paraId="33A9BB2C" w15:done="0"/>
  <w15:commentEx w15:paraId="0B6DD66A" w15:done="0"/>
  <w15:commentEx w15:paraId="35F64537" w15:done="0"/>
  <w15:commentEx w15:paraId="07BFB67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304F7A" w16cex:dateUtc="2026-08-23T18:39:00Z"/>
  <w16cex:commentExtensible w16cex:durableId="4C549438" w16cex:dateUtc="2026-08-23T18:44:00Z"/>
  <w16cex:commentExtensible w16cex:durableId="0000D550" w16cex:dateUtc="2026-08-23T18:54:00Z"/>
  <w16cex:commentExtensible w16cex:durableId="4C8EBBC7" w16cex:dateUtc="2026-08-23T18:39:00Z"/>
  <w16cex:commentExtensible w16cex:durableId="64442684" w16cex:dateUtc="2026-08-23T18:54:00Z"/>
  <w16cex:commentExtensible w16cex:durableId="497DE32C" w16cex:dateUtc="2026-08-23T18:46:00Z"/>
  <w16cex:commentExtensible w16cex:durableId="667BEE5F" w16cex:dateUtc="2026-08-23T18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45E96D" w16cid:durableId="51304F7A"/>
  <w16cid:commentId w16cid:paraId="7A48BDA9" w16cid:durableId="4C549438"/>
  <w16cid:commentId w16cid:paraId="0DFAEEC4" w16cid:durableId="0000D550"/>
  <w16cid:commentId w16cid:paraId="33A9BB2C" w16cid:durableId="4C8EBBC7"/>
  <w16cid:commentId w16cid:paraId="0B6DD66A" w16cid:durableId="64442684"/>
  <w16cid:commentId w16cid:paraId="35F64537" w16cid:durableId="497DE32C"/>
  <w16cid:commentId w16cid:paraId="07BFB67B" w16cid:durableId="667BEE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37431" w14:textId="77777777" w:rsidR="00811550" w:rsidRDefault="00811550">
      <w:r>
        <w:separator/>
      </w:r>
    </w:p>
  </w:endnote>
  <w:endnote w:type="continuationSeparator" w:id="0">
    <w:p w14:paraId="6CB358ED" w14:textId="77777777" w:rsidR="00811550" w:rsidRDefault="00811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8B015A4B-C323-40BC-88AC-0C0EFD9DDD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5FC28B80-DDC3-4D28-A4B8-0E0F26FBAB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58112399-C10B-47A3-B736-A1BC63BA63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21ACD81-23A5-4791-87C4-126AB9FF71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6D6E87-9132-455F-AF3C-8FDBA8823A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22341" w14:textId="77777777" w:rsidR="009B0D75" w:rsidRDefault="00F101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rFonts w:ascii="Tahoma" w:eastAsia="Tahoma" w:hAnsi="Tahoma" w:cs="Tahoma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FC4D6D7" wp14:editId="4D72D1AB">
              <wp:simplePos x="0" y="0"/>
              <wp:positionH relativeFrom="column">
                <wp:posOffset>-36194</wp:posOffset>
              </wp:positionH>
              <wp:positionV relativeFrom="paragraph">
                <wp:posOffset>116839</wp:posOffset>
              </wp:positionV>
              <wp:extent cx="5775960" cy="0"/>
              <wp:effectExtent l="11430" t="12065" r="13335" b="6985"/>
              <wp:wrapNone/>
              <wp:docPr id="3" name="Conector re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596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-36194</wp:posOffset>
              </wp:positionH>
              <wp:positionV relativeFrom="paragraph">
                <wp:posOffset>116839</wp:posOffset>
              </wp:positionV>
              <wp:extent cx="5800725" cy="1905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0072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8E2659C" wp14:editId="3060FF5E">
              <wp:simplePos x="0" y="0"/>
              <wp:positionH relativeFrom="column">
                <wp:posOffset>-36194</wp:posOffset>
              </wp:positionH>
              <wp:positionV relativeFrom="paragraph">
                <wp:posOffset>116839</wp:posOffset>
              </wp:positionV>
              <wp:extent cx="5775960" cy="0"/>
              <wp:effectExtent l="11430" t="12065" r="13335" b="6985"/>
              <wp:wrapNone/>
              <wp:docPr id="2" name="Conector re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596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-36194</wp:posOffset>
              </wp:positionH>
              <wp:positionV relativeFrom="paragraph">
                <wp:posOffset>116839</wp:posOffset>
              </wp:positionV>
              <wp:extent cx="5800725" cy="1905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0072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14318FFE" wp14:editId="4C6DCAC1">
              <wp:simplePos x="0" y="0"/>
              <wp:positionH relativeFrom="column">
                <wp:posOffset>5788025</wp:posOffset>
              </wp:positionH>
              <wp:positionV relativeFrom="paragraph">
                <wp:posOffset>151130</wp:posOffset>
              </wp:positionV>
              <wp:extent cx="76200" cy="209550"/>
              <wp:effectExtent l="0" t="0" r="0" b="0"/>
              <wp:wrapSquare wrapText="bothSides" distT="0" distB="0" distL="0" distR="0"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00" cy="2095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7EC1524" w14:textId="77777777" w:rsidR="00CA49A9" w:rsidRPr="00994D91" w:rsidRDefault="00F10132" w:rsidP="00EA1039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994D9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994D9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 w:rsidRPr="00994D9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908C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994D9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455.75pt;margin-top:11.9pt;width:6pt;height:16.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" stroked="f">
              <v:fill opacity="0"/>
              <v:textbox inset="0,0,0,0">
                <w:txbxContent>
                  <w:p w:rsidR="00EA1039" w:rsidRPr="00994D91" w:rsidRDefault="00F10132" w:rsidP="00EA1039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994D91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begin"/>
                    </w:r>
                    <w:r w:rsidRPr="00994D91">
                      <w:rPr>
                        <w:rFonts w:ascii="Arial" w:hAnsi="Arial" w:cs="Arial"/>
                        <w:sz w:val="18"/>
                        <w:szCs w:val="18"/>
                      </w:rPr>
                      <w:instrText xml:space="preserve"> PAGE </w:instrText>
                    </w:r>
                    <w:r w:rsidRPr="00994D91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separate"/>
                    </w:r>
                    <w:r w:rsidR="003908C9"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t>2</w:t>
                    </w:r>
                    <w:r w:rsidRPr="00994D91">
                      <w:rPr>
                        <w:rFonts w:ascii="Arial" w:hAnsi="Arial" w:cs="Arial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6D1F545F" w14:textId="77777777" w:rsidR="009B0D75" w:rsidRDefault="00E64C4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-2"/>
      <w:rPr>
        <w:rFonts w:ascii="Arial" w:eastAsia="Arial" w:hAnsi="Arial" w:cs="Arial"/>
        <w:color w:val="000000"/>
        <w:sz w:val="18"/>
        <w:szCs w:val="18"/>
      </w:rPr>
    </w:pPr>
    <w:bookmarkStart w:id="3" w:name="_8xx6zbs3wrbu" w:colFirst="0" w:colLast="0"/>
    <w:bookmarkEnd w:id="3"/>
    <w:r>
      <w:rPr>
        <w:rFonts w:ascii="Arial" w:eastAsia="Arial" w:hAnsi="Arial" w:cs="Arial"/>
        <w:color w:val="000000"/>
        <w:sz w:val="18"/>
        <w:szCs w:val="18"/>
      </w:rPr>
      <w:t>XX</w:t>
    </w:r>
    <w:r w:rsidR="00F10132">
      <w:rPr>
        <w:rFonts w:ascii="Arial" w:eastAsia="Arial" w:hAnsi="Arial" w:cs="Arial"/>
        <w:color w:val="000000"/>
        <w:sz w:val="18"/>
        <w:szCs w:val="18"/>
      </w:rPr>
      <w:t>X Encontro Latino Americano de Iniciação Científica, XXV</w:t>
    </w:r>
    <w:r>
      <w:rPr>
        <w:rFonts w:ascii="Arial" w:eastAsia="Arial" w:hAnsi="Arial" w:cs="Arial"/>
        <w:color w:val="000000"/>
        <w:sz w:val="18"/>
        <w:szCs w:val="18"/>
      </w:rPr>
      <w:t>I</w:t>
    </w:r>
    <w:r w:rsidR="00F10132">
      <w:rPr>
        <w:rFonts w:ascii="Arial" w:eastAsia="Arial" w:hAnsi="Arial" w:cs="Arial"/>
        <w:color w:val="000000"/>
        <w:sz w:val="18"/>
        <w:szCs w:val="18"/>
      </w:rPr>
      <w:t xml:space="preserve"> Encontro Latino Americano de Pós-Graduação e </w:t>
    </w:r>
  </w:p>
  <w:p w14:paraId="65F49F98" w14:textId="77777777" w:rsidR="009B0D75" w:rsidRDefault="00F101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-2"/>
      <w:rPr>
        <w:rFonts w:ascii="Tahoma" w:eastAsia="Tahoma" w:hAnsi="Tahoma" w:cs="Tahoma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18"/>
        <w:szCs w:val="18"/>
      </w:rPr>
      <w:t>XV</w:t>
    </w:r>
    <w:r w:rsidR="00E64C44">
      <w:rPr>
        <w:rFonts w:ascii="Arial" w:eastAsia="Arial" w:hAnsi="Arial" w:cs="Arial"/>
        <w:color w:val="000000"/>
        <w:sz w:val="18"/>
        <w:szCs w:val="18"/>
      </w:rPr>
      <w:t>I</w:t>
    </w:r>
    <w:r>
      <w:rPr>
        <w:rFonts w:ascii="Arial" w:eastAsia="Arial" w:hAnsi="Arial" w:cs="Arial"/>
        <w:color w:val="000000"/>
        <w:sz w:val="18"/>
        <w:szCs w:val="18"/>
      </w:rPr>
      <w:t xml:space="preserve"> Encontro de Iniciação à Docência - Universidade do Vale do Paraíba –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EE8C9" w14:textId="77777777" w:rsidR="00811550" w:rsidRDefault="00811550">
      <w:r>
        <w:separator/>
      </w:r>
    </w:p>
  </w:footnote>
  <w:footnote w:type="continuationSeparator" w:id="0">
    <w:p w14:paraId="6B689271" w14:textId="77777777" w:rsidR="00811550" w:rsidRDefault="00811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6CDEC" w14:textId="77777777" w:rsidR="009B0D75" w:rsidRDefault="00F101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701" w:right="-1134"/>
      <w:jc w:val="center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noProof/>
        <w:color w:val="000000"/>
        <w:sz w:val="20"/>
        <w:szCs w:val="20"/>
      </w:rPr>
      <w:drawing>
        <wp:inline distT="0" distB="0" distL="0" distR="0" wp14:anchorId="7CE71505" wp14:editId="481E5C39">
          <wp:extent cx="7684205" cy="725663"/>
          <wp:effectExtent l="0" t="0" r="0" b="0"/>
          <wp:docPr id="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4205" cy="725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lio Lourenco Esperidiao Ferreira">
    <w15:presenceInfo w15:providerId="AD" w15:userId="S::helio@univap.fve.edu.br::82010108-548d-4113-8943-0ca54ad9b8c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D75"/>
    <w:rsid w:val="0012367D"/>
    <w:rsid w:val="00166F32"/>
    <w:rsid w:val="00265A9D"/>
    <w:rsid w:val="002F2951"/>
    <w:rsid w:val="00363A7D"/>
    <w:rsid w:val="003908C9"/>
    <w:rsid w:val="003951C7"/>
    <w:rsid w:val="004F6285"/>
    <w:rsid w:val="00512D76"/>
    <w:rsid w:val="00543134"/>
    <w:rsid w:val="007C46AE"/>
    <w:rsid w:val="00811550"/>
    <w:rsid w:val="008214B8"/>
    <w:rsid w:val="008C1385"/>
    <w:rsid w:val="009B0D75"/>
    <w:rsid w:val="00A70320"/>
    <w:rsid w:val="00AC6A3D"/>
    <w:rsid w:val="00B77B39"/>
    <w:rsid w:val="00CA49A9"/>
    <w:rsid w:val="00DD7B28"/>
    <w:rsid w:val="00E64C44"/>
    <w:rsid w:val="00E72E3B"/>
    <w:rsid w:val="00E91C9D"/>
    <w:rsid w:val="00F1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5806"/>
  <w15:docId w15:val="{CF8825D0-7883-4E25-BB44-EE5422AE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tabs>
        <w:tab w:val="right" w:pos="8640"/>
      </w:tabs>
      <w:spacing w:before="280" w:line="360" w:lineRule="auto"/>
      <w:outlineLvl w:val="0"/>
    </w:pPr>
    <w:rPr>
      <w:rFonts w:ascii="Garamond" w:eastAsia="Garamond" w:hAnsi="Garamond" w:cs="Garamond"/>
      <w:b/>
      <w:bCs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F101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0132"/>
  </w:style>
  <w:style w:type="paragraph" w:styleId="Rodap">
    <w:name w:val="footer"/>
    <w:basedOn w:val="Normal"/>
    <w:link w:val="RodapChar"/>
    <w:uiPriority w:val="99"/>
    <w:unhideWhenUsed/>
    <w:rsid w:val="00F101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0132"/>
  </w:style>
  <w:style w:type="character" w:styleId="Hyperlink">
    <w:name w:val="Hyperlink"/>
    <w:basedOn w:val="Fontepargpadro"/>
    <w:uiPriority w:val="99"/>
    <w:unhideWhenUsed/>
    <w:rsid w:val="00E91C9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1C9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C46AE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8214B8"/>
  </w:style>
  <w:style w:type="character" w:styleId="Refdecomentrio">
    <w:name w:val="annotation reference"/>
    <w:basedOn w:val="Fontepargpadro"/>
    <w:uiPriority w:val="99"/>
    <w:semiHidden/>
    <w:unhideWhenUsed/>
    <w:rsid w:val="00DD7B2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D7B2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D7B2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D7B2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D7B2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8/08/relationships/commentsExtensible" Target="commentsExtensible.xml"/><Relationship Id="rId5" Type="http://schemas.openxmlformats.org/officeDocument/2006/relationships/endnotes" Target="endnotes.xml"/><Relationship Id="rId15" Type="http://schemas.openxmlformats.org/officeDocument/2006/relationships/image" Target="media/image6.jpg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2378</Words>
  <Characters>12847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UV-102</dc:creator>
  <cp:lastModifiedBy>Helio Lourenco Esperidiao Ferreira</cp:lastModifiedBy>
  <cp:revision>7</cp:revision>
  <dcterms:created xsi:type="dcterms:W3CDTF">2026-06-16T19:29:00Z</dcterms:created>
  <dcterms:modified xsi:type="dcterms:W3CDTF">2026-08-23T18:57:00Z</dcterms:modified>
</cp:coreProperties>
</file>